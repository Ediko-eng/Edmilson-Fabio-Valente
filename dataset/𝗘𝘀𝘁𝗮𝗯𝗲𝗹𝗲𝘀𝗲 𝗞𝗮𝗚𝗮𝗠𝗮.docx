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BE7" w:rsidRPr="003B2BE7" w:rsidRDefault="003B2BE7" w:rsidP="003B2BE7">
      <w:pPr>
        <w:shd w:val="clear" w:color="auto" w:fill="FFFFFF"/>
        <w:spacing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</w:pPr>
      <w:r w:rsidRPr="003B2BE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br/>
      </w:r>
      <w:r w:rsidRPr="003B2BE7">
        <w:rPr>
          <w:rFonts w:ascii="Cambria Math" w:eastAsia="Times New Roman" w:hAnsi="Cambria Math" w:cs="Cambria Math"/>
          <w:b/>
          <w:bCs/>
          <w:color w:val="000000"/>
          <w:kern w:val="36"/>
          <w:sz w:val="54"/>
          <w:szCs w:val="54"/>
          <w:lang w:eastAsia="en-GB"/>
        </w:rPr>
        <w:t>𝗘𝘀𝘁𝗮𝗯𝗲𝗹𝗲𝘀𝗲</w:t>
      </w:r>
      <w:r w:rsidRPr="003B2BE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r w:rsidRPr="003B2BE7">
        <w:rPr>
          <w:rFonts w:ascii="Cambria Math" w:eastAsia="Times New Roman" w:hAnsi="Cambria Math" w:cs="Cambria Math"/>
          <w:b/>
          <w:bCs/>
          <w:color w:val="000000"/>
          <w:kern w:val="36"/>
          <w:sz w:val="54"/>
          <w:szCs w:val="54"/>
          <w:lang w:eastAsia="en-GB"/>
        </w:rPr>
        <w:t>𝗞𝗮𝗚𝗮𝗠𝗮</w:t>
      </w:r>
      <w:r w:rsidRPr="003B2BE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-</w:t>
      </w:r>
      <w:r w:rsidRPr="003B2BE7">
        <w:rPr>
          <w:rFonts w:ascii="Cambria Math" w:eastAsia="Times New Roman" w:hAnsi="Cambria Math" w:cs="Cambria Math"/>
          <w:b/>
          <w:bCs/>
          <w:color w:val="000000"/>
          <w:kern w:val="36"/>
          <w:sz w:val="54"/>
          <w:szCs w:val="54"/>
          <w:lang w:eastAsia="en-GB"/>
        </w:rPr>
        <w:t>𝗧𝗟</w:t>
      </w:r>
      <w:r w:rsidRPr="003B2BE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! </w:t>
      </w:r>
      <w:r w:rsidRPr="003B2BE7">
        <w:rPr>
          <w:rFonts w:ascii="Cambria Math" w:eastAsia="Times New Roman" w:hAnsi="Cambria Math" w:cs="Cambria Math"/>
          <w:b/>
          <w:bCs/>
          <w:color w:val="000000"/>
          <w:kern w:val="36"/>
          <w:sz w:val="54"/>
          <w:szCs w:val="54"/>
          <w:lang w:eastAsia="en-GB"/>
        </w:rPr>
        <w:t>𝗩𝗼𝗻𝗴</w:t>
      </w:r>
      <w:r w:rsidRPr="003B2BE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r w:rsidRPr="003B2BE7">
        <w:rPr>
          <w:rFonts w:ascii="Cambria Math" w:eastAsia="Times New Roman" w:hAnsi="Cambria Math" w:cs="Cambria Math"/>
          <w:b/>
          <w:bCs/>
          <w:color w:val="000000"/>
          <w:kern w:val="36"/>
          <w:sz w:val="54"/>
          <w:szCs w:val="54"/>
          <w:lang w:eastAsia="en-GB"/>
        </w:rPr>
        <w:t>𝗗𝗲𝗸𝗹𝗮𝗿𝗮</w:t>
      </w:r>
      <w:r w:rsidRPr="003B2BE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r w:rsidRPr="003B2BE7">
        <w:rPr>
          <w:rFonts w:ascii="Cambria Math" w:eastAsia="Times New Roman" w:hAnsi="Cambria Math" w:cs="Cambria Math"/>
          <w:b/>
          <w:bCs/>
          <w:color w:val="000000"/>
          <w:kern w:val="36"/>
          <w:sz w:val="54"/>
          <w:szCs w:val="54"/>
          <w:lang w:eastAsia="en-GB"/>
        </w:rPr>
        <w:t>𝗜𝗻𝘁𝗲𝗹𝗲𝗸𝘁𝘂𝗮𝗹</w:t>
      </w:r>
      <w:r w:rsidRPr="003B2BE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r w:rsidRPr="003B2BE7">
        <w:rPr>
          <w:rFonts w:ascii="Cambria Math" w:eastAsia="Times New Roman" w:hAnsi="Cambria Math" w:cs="Cambria Math"/>
          <w:b/>
          <w:bCs/>
          <w:color w:val="000000"/>
          <w:kern w:val="36"/>
          <w:sz w:val="54"/>
          <w:szCs w:val="54"/>
          <w:lang w:eastAsia="en-GB"/>
        </w:rPr>
        <w:t>𝗔𝗹𝘂𝗺𝗻𝗶</w:t>
      </w:r>
      <w:r w:rsidRPr="003B2BE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r w:rsidRPr="003B2BE7">
        <w:rPr>
          <w:rFonts w:ascii="Cambria Math" w:eastAsia="Times New Roman" w:hAnsi="Cambria Math" w:cs="Cambria Math"/>
          <w:b/>
          <w:bCs/>
          <w:color w:val="000000"/>
          <w:kern w:val="36"/>
          <w:sz w:val="54"/>
          <w:szCs w:val="54"/>
          <w:lang w:eastAsia="en-GB"/>
        </w:rPr>
        <w:t>𝗨𝗚𝗠</w:t>
      </w:r>
      <w:r w:rsidRPr="003B2BE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r w:rsidRPr="003B2BE7">
        <w:rPr>
          <w:rFonts w:ascii="Cambria Math" w:eastAsia="Times New Roman" w:hAnsi="Cambria Math" w:cs="Cambria Math"/>
          <w:b/>
          <w:bCs/>
          <w:color w:val="000000"/>
          <w:kern w:val="36"/>
          <w:sz w:val="54"/>
          <w:szCs w:val="54"/>
          <w:lang w:eastAsia="en-GB"/>
        </w:rPr>
        <w:t>𝗣𝗿𝗼𝗻𝘁𝘂</w:t>
      </w:r>
      <w:r w:rsidRPr="003B2BE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r w:rsidRPr="003B2BE7">
        <w:rPr>
          <w:rFonts w:ascii="Cambria Math" w:eastAsia="Times New Roman" w:hAnsi="Cambria Math" w:cs="Cambria Math"/>
          <w:b/>
          <w:bCs/>
          <w:color w:val="000000"/>
          <w:kern w:val="36"/>
          <w:sz w:val="54"/>
          <w:szCs w:val="54"/>
          <w:lang w:eastAsia="en-GB"/>
        </w:rPr>
        <w:t>𝗞𝗼𝗻𝘁𝗿𝗶𝗯𝘂𝗶</w:t>
      </w:r>
      <w:r w:rsidRPr="003B2BE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r w:rsidRPr="003B2BE7">
        <w:rPr>
          <w:rFonts w:ascii="Cambria Math" w:eastAsia="Times New Roman" w:hAnsi="Cambria Math" w:cs="Cambria Math"/>
          <w:b/>
          <w:bCs/>
          <w:color w:val="000000"/>
          <w:kern w:val="36"/>
          <w:sz w:val="54"/>
          <w:szCs w:val="54"/>
          <w:lang w:eastAsia="en-GB"/>
        </w:rPr>
        <w:t>𝗕𝗮</w:t>
      </w:r>
      <w:r w:rsidRPr="003B2BE7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r w:rsidRPr="003B2BE7">
        <w:rPr>
          <w:rFonts w:ascii="Cambria Math" w:eastAsia="Times New Roman" w:hAnsi="Cambria Math" w:cs="Cambria Math"/>
          <w:b/>
          <w:bCs/>
          <w:color w:val="000000"/>
          <w:kern w:val="36"/>
          <w:sz w:val="54"/>
          <w:szCs w:val="54"/>
          <w:lang w:eastAsia="en-GB"/>
        </w:rPr>
        <w:t>𝗗𝗲𝘇𝗲𝗻𝘃𝗼𝗹𝘃𝗶𝗺𝗲𝗻𝘁𝘂</w:t>
      </w:r>
    </w:p>
    <w:p w:rsidR="003B2BE7" w:rsidRPr="003B2BE7" w:rsidRDefault="003B2BE7" w:rsidP="003B2B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hyperlink r:id="rId4" w:tgtFrame="_blank" w:history="1">
        <w:r w:rsidRPr="003B2BE7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 xml:space="preserve"> SAP </w:t>
        </w:r>
        <w:proofErr w:type="spellStart"/>
        <w:r w:rsidRPr="003B2BE7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>News</w:t>
        </w:r>
      </w:hyperlink>
      <w:hyperlink r:id="rId5" w:history="1">
        <w:r w:rsidRPr="003B2BE7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  <w:lang w:eastAsia="en-GB"/>
          </w:rPr>
          <w:t>December</w:t>
        </w:r>
        <w:proofErr w:type="spellEnd"/>
        <w:r w:rsidRPr="003B2BE7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  <w:lang w:eastAsia="en-GB"/>
          </w:rPr>
          <w:t xml:space="preserve"> 7, 2025 3:55 pm</w:t>
        </w:r>
      </w:hyperlink>
      <w:hyperlink r:id="rId6" w:anchor="comments" w:history="1">
        <w:r w:rsidRPr="003B2BE7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> 0</w:t>
        </w:r>
      </w:hyperlink>
    </w:p>
    <w:p w:rsidR="003B2BE7" w:rsidRPr="003B2BE7" w:rsidRDefault="003B2BE7" w:rsidP="003B2B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3B2BE7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GB"/>
        </w:rPr>
        <w:drawing>
          <wp:inline distT="0" distB="0" distL="0" distR="0">
            <wp:extent cx="5896610" cy="3619500"/>
            <wp:effectExtent l="0" t="0" r="8890" b="0"/>
            <wp:docPr id="1" name="Picture 1" descr="https://sapnewstl.com/wp-content/uploads/2025/12/Screenshot_20251207_151301_CapCut-sca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apnewstl.com/wp-content/uploads/2025/12/Screenshot_20251207_151301_CapCut-scaled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057" cy="3632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2BE7" w:rsidRPr="003B2BE7" w:rsidRDefault="003B2BE7" w:rsidP="003B2BE7">
      <w:pPr>
        <w:shd w:val="clear" w:color="auto" w:fill="FFFFFF"/>
        <w:spacing w:after="360" w:line="408" w:lineRule="atLeast"/>
        <w:jc w:val="center"/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</w:pPr>
      <w:proofErr w:type="spellStart"/>
      <w:proofErr w:type="gramStart"/>
      <w:r w:rsidRPr="003B2BE7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Imagen</w:t>
      </w:r>
      <w:proofErr w:type="spellEnd"/>
      <w:r w:rsidRPr="003B2BE7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:</w:t>
      </w:r>
      <w:proofErr w:type="gramEnd"/>
      <w:r w:rsidRPr="003B2BE7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Prezidente</w:t>
      </w:r>
      <w:proofErr w:type="spellEnd"/>
      <w:r w:rsidRPr="003B2BE7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KAGaMa</w:t>
      </w:r>
      <w:proofErr w:type="spellEnd"/>
      <w:r w:rsidRPr="003B2BE7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-TL Manuel </w:t>
      </w:r>
      <w:proofErr w:type="spellStart"/>
      <w:r w:rsidRPr="003B2BE7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Vong</w:t>
      </w:r>
      <w:proofErr w:type="spellEnd"/>
      <w:r w:rsidRPr="003B2BE7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iha</w:t>
      </w:r>
      <w:proofErr w:type="spellEnd"/>
      <w:r w:rsidRPr="003B2BE7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Pusat</w:t>
      </w:r>
      <w:proofErr w:type="spellEnd"/>
      <w:r w:rsidRPr="003B2BE7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Budaya</w:t>
      </w:r>
      <w:proofErr w:type="spellEnd"/>
      <w:r w:rsidRPr="003B2BE7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Indonezia</w:t>
      </w:r>
      <w:proofErr w:type="spellEnd"/>
      <w:r w:rsidRPr="003B2BE7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, 27/11/2025. </w:t>
      </w:r>
      <w:proofErr w:type="spellStart"/>
      <w:proofErr w:type="gramStart"/>
      <w:r w:rsidRPr="003B2BE7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Foto</w:t>
      </w:r>
      <w:proofErr w:type="spellEnd"/>
      <w:r w:rsidRPr="003B2BE7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:</w:t>
      </w:r>
      <w:proofErr w:type="gramEnd"/>
      <w:r w:rsidRPr="003B2BE7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SAPNewsTL</w:t>
      </w:r>
      <w:proofErr w:type="spellEnd"/>
    </w:p>
    <w:p w:rsidR="003B2BE7" w:rsidRPr="003B2BE7" w:rsidRDefault="003B2BE7" w:rsidP="003B2BE7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3B2B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 xml:space="preserve">SAP News TL, </w:t>
      </w:r>
      <w:proofErr w:type="gramStart"/>
      <w:r w:rsidRPr="003B2B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Dili :</w:t>
      </w:r>
      <w:proofErr w:type="gram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Klibur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Assosiasaun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Gadjah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Mada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 (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KAGaMa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-TL)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realiza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serimónia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tomada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 posse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estrutura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periodu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dahuluk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tinan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2025-2030,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Presidente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KaGaMa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-TL Manuel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Vong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hateten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KaGaMa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-TL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existe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tau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hanoin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intelektual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kontribui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dezenvolvimentu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nasional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Manuel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Vong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afirma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“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KaGaMa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-TL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halibur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intelektual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Gadjah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Mada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diploma S1, S1 no S3. Alumni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servisu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Gadjah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Mada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servisu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guvernu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haree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ekonómia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garante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ita-nia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soberania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alimentar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”.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Hateten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Presidente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KaGaMa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-TL Manuel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Vong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Salaun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PBI Dili, 27/11/2025</w:t>
      </w:r>
    </w:p>
    <w:p w:rsidR="003B2BE7" w:rsidRPr="003B2BE7" w:rsidRDefault="003B2BE7" w:rsidP="003B2BE7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 xml:space="preserve">Area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tematika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KaGaMa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-TL define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asembleia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jeral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agrikultura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ekonómia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verde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azul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polítika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boa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governasaun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justisa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3B2BE7" w:rsidRPr="003B2BE7" w:rsidRDefault="003B2BE7" w:rsidP="003B2BE7">
      <w:pPr>
        <w:shd w:val="clear" w:color="auto" w:fill="FFFFFF"/>
        <w:spacing w:after="360" w:line="408" w:lineRule="atLeast"/>
        <w:jc w:val="both"/>
        <w:rPr>
          <w:ins w:id="0" w:author="Unknown"/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“Alumni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Gadjah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Mada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maioria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kona-ba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agora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servisu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guvernu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hakarak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kontribuisaun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diak-liu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tan”.</w:t>
      </w:r>
    </w:p>
    <w:p w:rsidR="003B2BE7" w:rsidRPr="003B2BE7" w:rsidRDefault="003B2BE7" w:rsidP="003B2BE7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Turizmu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indústria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kreativa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promove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empreendedorizmu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ita-nia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sosiedade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timorense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Nune’e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KaGaMa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-TL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dezenvole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UGM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programa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kuliah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kerja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nyata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)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servisu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komunitariu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integradu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fronteira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3B2BE7" w:rsidRPr="003B2BE7" w:rsidRDefault="003B2BE7" w:rsidP="003B2BE7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Komunidade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hela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fronteira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presiza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tebes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ita-nia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kontribuisaun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liu-liu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dezenvolve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sira-nia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ekonómia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mós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hari’i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paz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trankuilidade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estabilidade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fronteira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3B2BE7" w:rsidRPr="003B2BE7" w:rsidRDefault="003B2BE7" w:rsidP="003B2BE7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Prezidente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KAGaMa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hatutan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alumni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Gadjah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Mada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por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volta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3 mill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la’o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naruk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durante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tinan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barak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kontribui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sosiedade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tuir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idak-idak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area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sira-nia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profisionalizmu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intelektualizmu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3B2BE7" w:rsidRPr="003B2BE7" w:rsidRDefault="003B2BE7" w:rsidP="003B2BE7">
      <w:pPr>
        <w:shd w:val="clear" w:color="auto" w:fill="FFFFFF"/>
        <w:spacing w:after="360" w:line="408" w:lineRule="atLeast"/>
        <w:jc w:val="both"/>
        <w:rPr>
          <w:ins w:id="1" w:author="Unknown"/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“Ami-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apresiasaun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boot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tebes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alumni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Gaja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Mada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desde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primeiru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turnu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1981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registu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porvolta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3 mil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graduadus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la’o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tinan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naruk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durante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tinan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haat-nulu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(40)”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3B2BE7" w:rsidRPr="003B2BE7" w:rsidRDefault="003B2BE7" w:rsidP="003B2BE7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hare’e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maluk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kontribui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barak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sosiedade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tuir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idak-idak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area no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haree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katak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servisu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ninia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profisionalizmu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intelektuálidade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Ami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halibur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malu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tetu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formaliza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ami-nia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Asosiasaun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KAGaMa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Timor-Leste”.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Dehan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Vong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3B2BE7" w:rsidRPr="003B2BE7" w:rsidRDefault="003B2BE7" w:rsidP="003B2BE7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Nia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afirma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KAGaMa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hakarak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kolabora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guvernu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setor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privadu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liu-liu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kontribui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dezenvolvimentu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ekonomia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hare’e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preokupasaun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problema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infrenta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númeru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probreja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aas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3B2BE7" w:rsidRPr="003B2BE7" w:rsidRDefault="003B2BE7" w:rsidP="003B2BE7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Membru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KAGaMa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preokupa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sensibilizadu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situasaun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liu-liu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KAGaMa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kolabora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Guvernu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setor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privadu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kontribui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dezenvolvimentu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ekonomia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sosial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hare’e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ita-nia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dezempregu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juvenil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aas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tebes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nivel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númeru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pobreja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aas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3B2BE7" w:rsidRDefault="003B2BE7" w:rsidP="003B2BE7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>“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tama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ASEAN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entaun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presiza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tebes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dinamiza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ita-nia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rekursu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tama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ASEAN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fó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kontribuisaun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mais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konkreta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3B2BE7" w:rsidRPr="003B2BE7" w:rsidRDefault="003B2BE7" w:rsidP="003B2BE7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“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mos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hare’e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katak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mudansa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klimatika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preokupasaun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enkuantu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ita-nia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membru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KAGaMa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area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oioin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Ami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mos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hare’e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katak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ekonomia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liu-liu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setor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agrikultura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industria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primaria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sekundaria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tersiaria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mos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observasaun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belun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3B2BE7" w:rsidRPr="003B2BE7" w:rsidRDefault="003B2BE7" w:rsidP="003B2BE7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razaun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hirak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KAGaMa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halibur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malu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tau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kbi’it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forsa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kontribui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dezenvolvimentu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nasionál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3B2BE7" w:rsidRPr="003B2BE7" w:rsidRDefault="003B2BE7" w:rsidP="003B2BE7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“Ami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KAGaMa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orgaun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movimentu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transformasaun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no-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mos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inspira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lideransa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sosiedade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nivel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regional no global”.</w:t>
      </w:r>
    </w:p>
    <w:p w:rsidR="003B2BE7" w:rsidRPr="003B2BE7" w:rsidRDefault="003B2BE7" w:rsidP="003B2BE7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KAGaMa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laos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deit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Indonezia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ASEAN no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mundu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tomak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ida-ne’e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transformasaun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liga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mundu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liga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mundu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hametin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relasaun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hametin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parseria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atividade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KaGama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-TL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tempu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besik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programa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kuliah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kerja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nyata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internasionál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KAGaMa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hola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parte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organiza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kordena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maluk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liu-liu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finalista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hakarak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interasaun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UGM no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mos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Indonezia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liu-liu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ASEAN.</w:t>
      </w:r>
    </w:p>
    <w:p w:rsidR="003B2BE7" w:rsidRPr="003B2BE7" w:rsidRDefault="003B2BE7" w:rsidP="003B2BE7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asembleia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jeral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mos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konsolidasaun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halibur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alumni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barak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partisipa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KAGaMa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tuir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idak-idak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area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espesializasaun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agrikultura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peska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pekuária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saúde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turizmu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administrasaun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públika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enjenaria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petroleum no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seluk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tan.</w:t>
      </w:r>
    </w:p>
    <w:p w:rsidR="003B2BE7" w:rsidRDefault="003B2BE7" w:rsidP="003B2BE7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Ha’u-nia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maluk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alumni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Gaja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Mada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halibur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malu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loron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27 agora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ita-nia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Magnifika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reitora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delegasaun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KAGaMa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pusat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hakarak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prezensa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mos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hakarak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asembleia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jeral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selebra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aniversáriu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proklamsaun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independénsia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RDTL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dala-50”.</w:t>
      </w:r>
    </w:p>
    <w:p w:rsidR="003B2BE7" w:rsidRPr="003B2BE7" w:rsidRDefault="003B2BE7" w:rsidP="003B2BE7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hakarak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KAGaMa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hahu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kontribui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prosesu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ita-nia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espiritu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ita-nia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erois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da patria no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lider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mesak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inspirador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hetan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independénsia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3B2BE7" w:rsidRPr="003B2BE7" w:rsidRDefault="003B2BE7" w:rsidP="003B2BE7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Presidente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KAGaMa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-TL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konvida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alumni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UGM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“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fó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liman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malu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servisu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depois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tomada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 pose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estrutura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eleitu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servisu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voluntariu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3B2BE7" w:rsidRPr="003B2BE7" w:rsidRDefault="003B2BE7" w:rsidP="003B2BE7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 xml:space="preserve">“Liu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KAGaMa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liras no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liman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hatutan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-boot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sira-nia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interese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karik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hakarak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kontinua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Gaja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Mada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kualidade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fiar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katak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-boot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KAGaMa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ami-nia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ekipa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prontu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fó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asisténsia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konserteja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UGM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loke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odamatan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timoroan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aprende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neʼebé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kualidade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ASEAN no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mundu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3B2BE7" w:rsidRDefault="003B2BE7" w:rsidP="003B2BE7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“Ami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kolega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maioria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mesak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nivel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lisensiatura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masteradu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doutoramentu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esperansa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katak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KAGaMa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prezensa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transformasaun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sosiedade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liu-husi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atividade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konkreta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liu-liu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atividade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akadémika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peskiza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kontribuisaun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hanorin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sosiedade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presiza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3B2BE7" w:rsidRPr="003B2BE7" w:rsidRDefault="003B2BE7" w:rsidP="003B2BE7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bookmarkStart w:id="2" w:name="_GoBack"/>
      <w:bookmarkEnd w:id="2"/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KAGaMa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-TL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mós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esperansa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dezenvolve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atividade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empreendedorizmu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atividade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produtiva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hatene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ekonomia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depende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petróleu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maibé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mos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hare’e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parte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seluk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guvernu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estadu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mos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tau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atensaun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dezenvolvimentu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ekonomia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azul</w:t>
      </w:r>
      <w:proofErr w:type="spellEnd"/>
    </w:p>
    <w:p w:rsidR="003B2BE7" w:rsidRPr="003B2BE7" w:rsidRDefault="003B2BE7" w:rsidP="003B2BE7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Aleinde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industria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turizmu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no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agrikultura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tenke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dezenvolve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investe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kualidade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ita-nia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ekonomia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nasionál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trasforma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matenek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matenek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dezenvolve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mais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prosperu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dinamiku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demokrátiku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Sudeste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Aziátiku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3B2BE7" w:rsidRPr="003B2BE7" w:rsidRDefault="003B2BE7" w:rsidP="003B2BE7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Serimónia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tomada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 posse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hetan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partisipasaun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hosi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Vise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Primeiru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Ministru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Mariano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Assanami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Sabino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Embaixador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Indonesia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Reitora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Gadjah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Mada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Reitora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Instituto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Profissional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 Canossa no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membru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KaGaMa</w:t>
      </w:r>
      <w:proofErr w:type="spellEnd"/>
      <w:r w:rsidRPr="003B2BE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-TL.</w:t>
      </w:r>
    </w:p>
    <w:p w:rsidR="00CA760E" w:rsidRPr="003B2BE7" w:rsidRDefault="003B2BE7">
      <w:pPr>
        <w:rPr>
          <w:rFonts w:ascii="Times New Roman" w:hAnsi="Times New Roman" w:cs="Times New Roman"/>
          <w:sz w:val="24"/>
        </w:rPr>
      </w:pPr>
      <w:hyperlink r:id="rId8" w:history="1">
        <w:r w:rsidRPr="003B2BE7">
          <w:rPr>
            <w:rStyle w:val="Hyperlink"/>
            <w:rFonts w:ascii="Times New Roman" w:hAnsi="Times New Roman" w:cs="Times New Roman"/>
            <w:color w:val="5B9BD5" w:themeColor="accent1"/>
            <w:sz w:val="24"/>
            <w:u w:val="none"/>
          </w:rPr>
          <w:t>https://sapnewstl.com/%f0%9d%97%98%f0%9d%98%80%f0%9d%98%81%f0%9d%97%ae%f0%9d%97%af%f0%9</w:t>
        </w:r>
        <w:r w:rsidRPr="003B2BE7">
          <w:rPr>
            <w:rStyle w:val="Hyperlink"/>
            <w:rFonts w:ascii="Times New Roman" w:hAnsi="Times New Roman" w:cs="Times New Roman"/>
            <w:color w:val="5B9BD5" w:themeColor="accent1"/>
            <w:sz w:val="24"/>
            <w:u w:val="none"/>
          </w:rPr>
          <w:t>d</w:t>
        </w:r>
        <w:r w:rsidRPr="003B2BE7">
          <w:rPr>
            <w:rStyle w:val="Hyperlink"/>
            <w:rFonts w:ascii="Times New Roman" w:hAnsi="Times New Roman" w:cs="Times New Roman"/>
            <w:color w:val="5B9BD5" w:themeColor="accent1"/>
            <w:sz w:val="24"/>
            <w:u w:val="none"/>
          </w:rPr>
          <w:t>%97%b2%f0%9d%97%b9%f0%9d%97%b2%f0%9d%98%80%f0%9d%97%b2-</w:t>
        </w:r>
        <w:r w:rsidRPr="003B2BE7">
          <w:rPr>
            <w:rStyle w:val="Hyperlink"/>
            <w:rFonts w:ascii="Times New Roman" w:hAnsi="Times New Roman" w:cs="Times New Roman"/>
            <w:sz w:val="24"/>
            <w:u w:val="none"/>
          </w:rPr>
          <w:t>%f0%9d%97%9e%f0%9d%97%ae%f0%9d%97%9a%f0%9d%97%ae%f0%9d%97%a0%f0%9d%97%ae/</w:t>
        </w:r>
      </w:hyperlink>
    </w:p>
    <w:sectPr w:rsidR="00CA760E" w:rsidRPr="003B2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BE7"/>
    <w:rsid w:val="003B2BE7"/>
    <w:rsid w:val="00CA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A6E96"/>
  <w15:chartTrackingRefBased/>
  <w15:docId w15:val="{E5920FBC-9009-4CE6-AEA2-90F339902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2B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BE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styleId="Hyperlink">
    <w:name w:val="Hyperlink"/>
    <w:basedOn w:val="DefaultParagraphFont"/>
    <w:uiPriority w:val="99"/>
    <w:unhideWhenUsed/>
    <w:rsid w:val="003B2BE7"/>
    <w:rPr>
      <w:color w:val="0000FF"/>
      <w:u w:val="single"/>
    </w:rPr>
  </w:style>
  <w:style w:type="paragraph" w:customStyle="1" w:styleId="wp-caption-text">
    <w:name w:val="wp-caption-text"/>
    <w:basedOn w:val="Normal"/>
    <w:rsid w:val="003B2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3B2BE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B2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3B2BE7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3B2BE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6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2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</w:div>
        <w:div w:id="12364729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9266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77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9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39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95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89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1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31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7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4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8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53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14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52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1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1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52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0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5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5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8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6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91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06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07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03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42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30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4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6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13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8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60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90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28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15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80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21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06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9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0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81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4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5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39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36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13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76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86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1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5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93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31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34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35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99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58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81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8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9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7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61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77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91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98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69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46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36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pnewstl.com/%f0%9d%97%98%f0%9d%98%80%f0%9d%98%81%f0%9d%97%ae%f0%9d%97%af%f0%9d%97%b2%f0%9d%97%b9%f0%9d%97%b2%f0%9d%98%80%f0%9d%97%b2-%f0%9d%97%9e%f0%9d%97%ae%f0%9d%97%9a%f0%9d%97%ae%f0%9d%97%a0%f0%9d%97%ae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apnewstl.com/%f0%9d%97%98%f0%9d%98%80%f0%9d%98%81%f0%9d%97%ae%f0%9d%97%af%f0%9d%97%b2%f0%9d%97%b9%f0%9d%97%b2%f0%9d%98%80%f0%9d%97%b2-%f0%9d%97%9e%f0%9d%97%ae%f0%9d%97%9a%f0%9d%97%ae%f0%9d%97%a0%f0%9d%97%ae/" TargetMode="External"/><Relationship Id="rId5" Type="http://schemas.openxmlformats.org/officeDocument/2006/relationships/hyperlink" Target="https://sapnewstl.com/%f0%9d%97%98%f0%9d%98%80%f0%9d%98%81%f0%9d%97%ae%f0%9d%97%af%f0%9d%97%b2%f0%9d%97%b9%f0%9d%97%b2%f0%9d%98%80%f0%9d%97%b2-%f0%9d%97%9e%f0%9d%97%ae%f0%9d%97%9a%f0%9d%97%ae%f0%9d%97%a0%f0%9d%97%ae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sapnewstl.com/author/sapnews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1155</Words>
  <Characters>6587</Characters>
  <Application>Microsoft Office Word</Application>
  <DocSecurity>0</DocSecurity>
  <Lines>54</Lines>
  <Paragraphs>15</Paragraphs>
  <ScaleCrop>false</ScaleCrop>
  <Company/>
  <LinksUpToDate>false</LinksUpToDate>
  <CharactersWithSpaces>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Valente</dc:creator>
  <cp:keywords/>
  <dc:description/>
  <cp:lastModifiedBy>Valente</cp:lastModifiedBy>
  <cp:revision>1</cp:revision>
  <dcterms:created xsi:type="dcterms:W3CDTF">2026-01-26T12:23:00Z</dcterms:created>
  <dcterms:modified xsi:type="dcterms:W3CDTF">2026-01-26T12:31:00Z</dcterms:modified>
</cp:coreProperties>
</file>